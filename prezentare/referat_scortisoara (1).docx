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B2F48" w14:textId="77777777" w:rsidR="00771FF7" w:rsidRDefault="000D37FF">
      <w:pPr>
        <w:jc w:val="center"/>
      </w:pPr>
      <w:r>
        <w:rPr>
          <w:b/>
          <w:sz w:val="32"/>
        </w:rPr>
        <w:t>Referat: Scorțișoara</w:t>
      </w:r>
    </w:p>
    <w:p w14:paraId="5911D856" w14:textId="77777777" w:rsidR="00771FF7" w:rsidRDefault="000D37FF">
      <w:pPr>
        <w:jc w:val="center"/>
      </w:pPr>
      <w:r>
        <w:t>Student: ____________________</w:t>
      </w:r>
      <w:r>
        <w:br/>
        <w:t>Specializarea: Chimie-Biologie</w:t>
      </w:r>
      <w:r>
        <w:br/>
        <w:t>Data: ____________________</w:t>
      </w:r>
    </w:p>
    <w:p w14:paraId="1CA54CC3" w14:textId="77777777" w:rsidR="00771FF7" w:rsidRDefault="000D37FF">
      <w:pPr>
        <w:rPr>
          <w:b/>
          <w:bCs/>
          <w:sz w:val="26"/>
          <w:szCs w:val="26"/>
        </w:rPr>
      </w:pPr>
      <w:r w:rsidRPr="753F93A2">
        <w:rPr>
          <w:b/>
          <w:bCs/>
          <w:sz w:val="26"/>
          <w:szCs w:val="26"/>
        </w:rPr>
        <w:t>Introducere</w:t>
      </w:r>
      <w:commentRangeStart w:id="0"/>
      <w:commentRangeEnd w:id="0"/>
      <w:r w:rsidR="00D14B69">
        <w:rPr>
          <w:rStyle w:val="CommentReference"/>
          <w:b/>
          <w:bCs/>
          <w:sz w:val="26"/>
          <w:szCs w:val="26"/>
        </w:rPr>
        <w:commentReference w:id="0"/>
      </w:r>
    </w:p>
    <w:p w14:paraId="0C7E8F70" w14:textId="236C81A4" w:rsidR="00771FF7" w:rsidRDefault="000D37FF">
      <w:pPr>
        <w:spacing w:after="120"/>
        <w:ind w:firstLine="567"/>
        <w:jc w:val="both"/>
      </w:pPr>
      <w:r>
        <w:t xml:space="preserve">Scorțișoara este unul dintre cele mai </w:t>
      </w:r>
      <w:ins w:id="1" w:author="Andreea Melneciuc" w:date="2026-04-23T12:22:00Z" w16du:dateUtc="2026-04-23T12:22:55Z">
        <w:r w:rsidR="19D85E3A">
          <w:t>populare</w:t>
        </w:r>
      </w:ins>
      <w:ins w:id="2" w:author="Andreea Melneciuc" w:date="2026-04-23T12:23:00Z" w16du:dateUtc="2026-04-23T12:23:33Z">
        <w:r w:rsidR="19D85E3A" w:rsidRPr="19D85E3A">
          <w:rPr>
            <w:rFonts w:cs="Times New Roman"/>
            <w:color w:val="0078D4"/>
            <w:sz w:val="25"/>
            <w:szCs w:val="25"/>
          </w:rPr>
          <w:t xml:space="preserve"> </w:t>
        </w:r>
        <w:r w:rsidR="19D85E3A" w:rsidRPr="19D85E3A">
          <w:rPr>
            <w:rFonts w:cs="Times New Roman"/>
            <w:szCs w:val="24"/>
          </w:rPr>
          <w:t xml:space="preserve"> </w:t>
        </w:r>
      </w:ins>
      <w:r w:rsidR="19D85E3A">
        <w:t>și</w:t>
      </w:r>
      <w:r>
        <w:t xml:space="preserve"> utilizate condimente din lume, apreciată atât pentru aroma sa plăcută, cât și pentru proprietățile sale biologice și chimice. Ea este obținută din scoarța interioară a unor arbori din genul Cinnamomum</w:t>
      </w:r>
      <w:ins w:id="3" w:author="Cosmin Lazarescu" w:date="2026-04-23T12:16:00Z" w16du:dateUtc="2026-04-23T12:16:42Z">
        <w:r w:rsidR="0D29C8B3">
          <w:t xml:space="preserve"> verum</w:t>
        </w:r>
      </w:ins>
      <w:del w:id="4" w:author="Cosmin Lazarescu" w:date="2026-04-23T12:16:00Z" w16du:dateUtc="2026-04-23T12:16:39Z">
        <w:r w:rsidDel="2BD5263C">
          <w:delText>,</w:delText>
        </w:r>
      </w:del>
      <w:r>
        <w:t xml:space="preserve"> aparținând familiei Lauraceae. </w:t>
      </w:r>
      <w:r w:rsidR="1FE54BE2">
        <w:t xml:space="preserve">De-a lungul timpului, scorțișoara a fost utilizată în alimentație, în medicina tradițională și în prepararea unor produse </w:t>
      </w:r>
      <w:r w:rsidR="1FE54BE2" w:rsidRPr="0D29C8B3">
        <w:rPr>
          <w:rFonts w:cs="Times New Roman"/>
          <w:b/>
          <w:bCs/>
          <w:color w:val="000000" w:themeColor="text1"/>
          <w:szCs w:val="24"/>
          <w:rPrChange w:id="5" w:author="Andreea Rigo" w:date="2026-04-23T05:23:00Z" w16du:dateUtc="2026-04-23T12:23:00Z">
            <w:rPr>
              <w:rFonts w:cs="Times New Roman"/>
              <w:color w:val="000000" w:themeColor="text1"/>
              <w:szCs w:val="24"/>
            </w:rPr>
          </w:rPrChange>
        </w:rPr>
        <w:t>farmaceutice</w:t>
      </w:r>
      <w:r w:rsidR="1FE54BE2">
        <w:t xml:space="preserve"> și cosmetice.</w:t>
      </w:r>
    </w:p>
    <w:p w14:paraId="6E5170CF" w14:textId="77777777" w:rsidR="00771FF7" w:rsidRDefault="000D37FF">
      <w:pPr>
        <w:spacing w:after="120"/>
        <w:ind w:firstLine="567"/>
        <w:jc w:val="both"/>
      </w:pPr>
      <w:r w:rsidRPr="3B39094D">
        <w:rPr>
          <w:b/>
          <w:rPrChange w:id="6" w:author="Guest User" w:date="2026-04-23T05:14:00Z" w16du:dateUtc="2026-04-23T12:14:00Z">
            <w:rPr/>
          </w:rPrChange>
        </w:rPr>
        <w:t>Importanța scorțișoarei este dată de compoziția sa chimică bogată în uleiuri volatile, compuși fenolici și antioxidanți</w:t>
      </w:r>
      <w:r>
        <w:t>, care îi conferă efecte antimicrobiene, antiinflamatoare și antioxidante. Din perspectiva chimiei și biologiei, scorțișoara reprezintă un exemplu interesant de produs vegetal cu multiple aplicații.</w:t>
      </w:r>
    </w:p>
    <w:p w14:paraId="4561AD16" w14:textId="77777777" w:rsidR="00771FF7" w:rsidRDefault="000D37FF">
      <w:r>
        <w:rPr>
          <w:b/>
          <w:sz w:val="26"/>
        </w:rPr>
        <w:t>Originea și clasificarea botanică</w:t>
      </w:r>
    </w:p>
    <w:p w14:paraId="4F39F072" w14:textId="09779655" w:rsidR="00771FF7" w:rsidRDefault="000D37FF">
      <w:pPr>
        <w:spacing w:after="120"/>
        <w:ind w:firstLine="567"/>
        <w:jc w:val="both"/>
      </w:pPr>
      <w:commentRangeStart w:id="7"/>
      <w:r>
        <w:t>Scorțișoara provine în special din zone tropicale și subtropicale, fiind cultivată în Sri Lanka, India, China, Indonezia și Vietnam. Cele mai cunoscute tipuri comerciale sunt Cinnamomum</w:t>
      </w:r>
      <w:ins w:id="8" w:author="Cosmin Lazarescu" w:date="2026-04-23T12:18:00Z" w16du:dateUtc="2026-04-23T12:18:58Z">
        <w:r>
          <w:t xml:space="preserve"> </w:t>
        </w:r>
      </w:ins>
      <w:ins w:id="9" w:author="Cosmin Lazarescu" w:date="2026-04-23T12:19:00Z" w16du:dateUtc="2026-04-23T12:19:02Z">
        <w:r w:rsidR="2C4EBA2A">
          <w:t>v</w:t>
        </w:r>
      </w:ins>
      <w:r w:rsidR="4794830D">
        <w:t xml:space="preserve"> </w:t>
      </w:r>
      <w:r>
        <w:t xml:space="preserve">verum sau Cinnamomum zeylanicum – scorțișoara de Ceylon și </w:t>
      </w:r>
      <w:r w:rsidR="7272AF53">
        <w:t>Cinnamomum</w:t>
      </w:r>
      <w:ins w:id="10" w:author="Cosmin Lazarescu" w:date="2026-04-23T12:18:00Z" w16du:dateUtc="2026-04-23T12:18:28Z">
        <w:r w:rsidR="7272AF53">
          <w:t xml:space="preserve"> verum</w:t>
        </w:r>
      </w:ins>
      <w:r>
        <w:t xml:space="preserve"> cassia – scorțișoara Cassia.</w:t>
      </w:r>
      <w:commentRangeEnd w:id="7"/>
      <w:r w:rsidR="00C9134C">
        <w:rPr>
          <w:rStyle w:val="CommentReference"/>
          <w:sz w:val="24"/>
          <w:szCs w:val="22"/>
        </w:rPr>
        <w:commentReference w:id="7"/>
      </w:r>
    </w:p>
    <w:p w14:paraId="7CCA1BE1" w14:textId="77777777" w:rsidR="00771FF7" w:rsidRDefault="000D37FF">
      <w:pPr>
        <w:spacing w:after="120"/>
        <w:ind w:firstLine="567"/>
        <w:jc w:val="both"/>
      </w:pPr>
      <w:r>
        <w:t>Scorțișoara de Ceylon este considerată mai fină și mai valoroasă, având un gust mai delicat și un conținut mai redus de cumarină. Scorțișoara Cassia este mai intensă ca aromă și mai des întâlnită în comerț. Din punct de vedere botanic, arborele de scorțișoară este un arbust sau arbore mic, veșnic verde, cu frunze ovale, lucioase</w:t>
      </w:r>
      <w:commentRangeStart w:id="11"/>
      <w:r>
        <w:t>,</w:t>
      </w:r>
      <w:commentRangeEnd w:id="11"/>
      <w:r>
        <w:rPr>
          <w:rStyle w:val="CommentReference"/>
          <w:sz w:val="24"/>
          <w:szCs w:val="22"/>
        </w:rPr>
        <w:commentReference w:id="11"/>
      </w:r>
      <w:r>
        <w:t xml:space="preserve"> și flori mici, gălbui. Partea utilizată este scoarța internă a ramurilor tinere.</w:t>
      </w:r>
    </w:p>
    <w:p w14:paraId="709C781A" w14:textId="77777777" w:rsidR="00771FF7" w:rsidRPr="00FA4481" w:rsidRDefault="000D37FF">
      <w:pPr>
        <w:rPr>
          <w:b/>
          <w:i/>
          <w:iCs/>
          <w:color w:val="C00000"/>
          <w:u w:val="single"/>
          <w:rPrChange w:id="12" w:author="Andreea Rigo" w:date="2026-04-23T05:14:00Z" w16du:dateUtc="2026-04-23T12:14:00Z">
            <w:rPr/>
          </w:rPrChange>
        </w:rPr>
      </w:pPr>
      <w:commentRangeStart w:id="13"/>
      <w:r w:rsidRPr="0076762D">
        <w:rPr>
          <w:b/>
          <w:i/>
          <w:iCs/>
          <w:color w:val="C00000"/>
          <w:sz w:val="26"/>
          <w:u w:val="single"/>
        </w:rPr>
        <w:t>Obținerea</w:t>
      </w:r>
      <w:r w:rsidRPr="00FA4481">
        <w:rPr>
          <w:b/>
          <w:i/>
          <w:iCs/>
          <w:color w:val="C00000"/>
          <w:sz w:val="26"/>
          <w:u w:val="single"/>
          <w:rPrChange w:id="14" w:author="Andreea Rigo" w:date="2026-04-23T05:14:00Z" w16du:dateUtc="2026-04-23T12:14:00Z">
            <w:rPr>
              <w:b/>
              <w:sz w:val="26"/>
            </w:rPr>
          </w:rPrChange>
        </w:rPr>
        <w:t xml:space="preserve"> scorțișoarei</w:t>
      </w:r>
      <w:commentRangeEnd w:id="13"/>
      <w:r w:rsidR="00652165" w:rsidRPr="00FA4481">
        <w:rPr>
          <w:rStyle w:val="CommentReference"/>
          <w:b/>
          <w:i/>
          <w:iCs/>
          <w:color w:val="C00000"/>
          <w:sz w:val="24"/>
          <w:szCs w:val="22"/>
          <w:u w:val="single"/>
          <w:rPrChange w:id="15" w:author="Andreea Rigo" w:date="2026-04-23T05:14:00Z" w16du:dateUtc="2026-04-23T12:14:00Z">
            <w:rPr>
              <w:rStyle w:val="CommentReference"/>
              <w:sz w:val="24"/>
              <w:szCs w:val="22"/>
            </w:rPr>
          </w:rPrChange>
        </w:rPr>
        <w:commentReference w:id="13"/>
      </w:r>
    </w:p>
    <w:p w14:paraId="3DB876E8" w14:textId="77777777" w:rsidR="00771FF7" w:rsidRDefault="000D37FF">
      <w:pPr>
        <w:spacing w:after="120"/>
        <w:ind w:firstLine="567"/>
        <w:jc w:val="both"/>
      </w:pPr>
      <w:r>
        <w:t>Scorțișoara se obține prin recoltarea scoarței tinere, urmată de îndepărtarea stratului exterior și uscarea scoarței interioare. În timpul uscării, aceasta se rulează natural sub formă de bastonașe. Produsul final poate fi comercializat sub formă de batoane sau pudră.</w:t>
      </w:r>
    </w:p>
    <w:p w14:paraId="68B666B0" w14:textId="77777777" w:rsidR="00771FF7" w:rsidRDefault="000D37FF">
      <w:pPr>
        <w:spacing w:after="120"/>
        <w:ind w:firstLine="567"/>
        <w:jc w:val="both"/>
      </w:pPr>
      <w:r>
        <w:t>Procesul de uscare este important deoarece influențează aroma, culoarea și concentrația compușilor volatili. Calitatea scorțișoarei depinde de specie, condițiile de cultură, metoda de recoltare și condițiile de depozitare.</w:t>
      </w:r>
    </w:p>
    <w:p w14:paraId="4E69313A" w14:textId="77777777" w:rsidR="00C95DD9" w:rsidRDefault="00C95DD9">
      <w:pPr>
        <w:rPr>
          <w:b/>
          <w:sz w:val="26"/>
        </w:rPr>
      </w:pPr>
    </w:p>
    <w:p w14:paraId="66A115CC" w14:textId="77777777" w:rsidR="00ED3807" w:rsidRDefault="00ED3807">
      <w:pPr>
        <w:rPr>
          <w:b/>
          <w:sz w:val="26"/>
        </w:rPr>
      </w:pPr>
    </w:p>
    <w:p w14:paraId="388E67EC" w14:textId="1D0E7347" w:rsidR="00771FF7" w:rsidRDefault="000D37FF">
      <w:pPr>
        <w:rPr>
          <w:b/>
          <w:bCs/>
          <w:sz w:val="26"/>
          <w:szCs w:val="26"/>
        </w:rPr>
      </w:pPr>
      <w:r w:rsidRPr="60E89C51">
        <w:rPr>
          <w:b/>
          <w:bCs/>
          <w:sz w:val="26"/>
          <w:szCs w:val="26"/>
        </w:rPr>
        <w:t>Compoziția chimică</w:t>
      </w:r>
      <w:commentRangeStart w:id="16"/>
      <w:commentRangeEnd w:id="16"/>
      <w:r w:rsidR="00D14B69">
        <w:rPr>
          <w:rStyle w:val="CommentReference"/>
          <w:b/>
          <w:bCs/>
          <w:sz w:val="26"/>
          <w:szCs w:val="26"/>
        </w:rPr>
        <w:commentReference w:id="16"/>
      </w:r>
    </w:p>
    <w:p w14:paraId="4A35977C" w14:textId="77777777" w:rsidR="00771FF7" w:rsidRDefault="000D37FF">
      <w:pPr>
        <w:spacing w:after="120"/>
        <w:ind w:firstLine="567"/>
        <w:jc w:val="both"/>
        <w:rPr>
          <w:color w:val="244061" w:themeColor="accent1" w:themeShade="80"/>
          <w:rPrChange w:id="17" w:author="Utilizator invitat" w:date="2026-04-23T05:17:00Z" w16du:dateUtc="2026-04-23T12:17:00Z">
            <w:rPr/>
          </w:rPrChange>
        </w:rPr>
      </w:pPr>
      <w:r w:rsidRPr="54F91DBD">
        <w:rPr>
          <w:color w:val="244061" w:themeColor="accent1" w:themeShade="80"/>
          <w:rPrChange w:id="18" w:author="Utilizator invitat" w:date="2026-04-23T05:17:00Z" w16du:dateUtc="2026-04-23T12:17:00Z">
            <w:rPr/>
          </w:rPrChange>
        </w:rPr>
        <w:t>Scorțișoara conține o serie de compuși bioactivi importanți, dintre care cei mai relevanți sunt: ulei volatil, cinamaldehidă, eugenol, cumarină, taninuri, flavonoide, polifenoli, mucilagii, carbohidrați, fibre și cantități mici de minerale.</w:t>
      </w:r>
    </w:p>
    <w:p w14:paraId="05014638" w14:textId="77777777" w:rsidR="00771FF7" w:rsidRDefault="000D37FF">
      <w:pPr>
        <w:spacing w:after="120"/>
        <w:ind w:firstLine="567"/>
        <w:jc w:val="both"/>
      </w:pPr>
      <w:r>
        <w:t>Cinamaldehida este principalul compus responsabil pentru mirosul și gustul specific al scorțișoarei. Ea aparține clasei aldehidelor aromatice și are rol important în activitatea antimicrobiană și antifungică. Eugenolul contribuie la aroma condimentului și are proprietăți antiseptice și antioxidante. Cumarina este prezentă în cantitate mai mare în scorțișoara Cassia și, în doze mari, poate avea efecte toxice asupra ficatului. Polifenolii contribuie la capacitatea antioxidantă a scorțișoarei, neutralizând radicalii liberi și reducând stresul oxidativ.</w:t>
      </w:r>
    </w:p>
    <w:p w14:paraId="1CEF817A" w14:textId="77777777" w:rsidR="00771FF7" w:rsidRDefault="000D37FF">
      <w:r>
        <w:rPr>
          <w:b/>
          <w:sz w:val="26"/>
        </w:rPr>
        <w:t>Proprietăți biologice</w:t>
      </w:r>
    </w:p>
    <w:p w14:paraId="2B46E277" w14:textId="77777777" w:rsidR="00771FF7" w:rsidRPr="0076762D" w:rsidRDefault="000D37FF">
      <w:pPr>
        <w:spacing w:after="120"/>
        <w:ind w:firstLine="567"/>
        <w:jc w:val="both"/>
        <w:rPr>
          <w:color w:val="FFFF00"/>
          <w:rPrChange w:id="19" w:author="Andreea Rigo" w:date="2026-04-23T05:15:00Z" w16du:dateUtc="2026-04-23T12:15:00Z">
            <w:rPr/>
          </w:rPrChange>
        </w:rPr>
      </w:pPr>
      <w:r w:rsidRPr="0076762D">
        <w:rPr>
          <w:color w:val="FFFF00"/>
          <w:rPrChange w:id="20" w:author="Andreea Rigo" w:date="2026-04-23T05:15:00Z" w16du:dateUtc="2026-04-23T12:15:00Z">
            <w:rPr/>
          </w:rPrChange>
        </w:rPr>
        <w:t>Din punct de vedere biologic, scorțișoara este interesantă datorită efectelor sale asupra microorganismelor, metabolismului și proceselor inflamatorii.</w:t>
      </w:r>
    </w:p>
    <w:p w14:paraId="596AAB19" w14:textId="002B1FD9" w:rsidR="00771FF7" w:rsidRDefault="000D37FF">
      <w:pPr>
        <w:spacing w:after="120"/>
        <w:ind w:firstLine="567"/>
        <w:jc w:val="both"/>
      </w:pPr>
      <w:r>
        <w:t xml:space="preserve">Extractele de scorțișoară pot inhiba dezvoltarea unor bacterii și fungi, efect datorat mai ales cinamaldehidei și eugenolului. Compusii fenolici reduc acțiunea radicalilor liberi, protejând celulele împotriva degradării oxidative. Unele componente ale scorțișoarei pot reduce inflamația prin influențarea unor mediatori chimici implicați în răspunsul inflamator. De </w:t>
      </w:r>
      <w:commentRangeStart w:id="21"/>
      <w:ins w:id="22" w:author="Cosmin Lazarescu" w:date="2026-04-23T12:22:00Z" w16du:dateUtc="2026-04-23T12:22:07Z">
        <w:r w:rsidR="29A7D6DA">
          <w:t>altfel</w:t>
        </w:r>
      </w:ins>
      <w:commentRangeEnd w:id="21"/>
      <w:r w:rsidR="00D14B69">
        <w:rPr>
          <w:rStyle w:val="CommentReference"/>
          <w:sz w:val="24"/>
          <w:szCs w:val="22"/>
        </w:rPr>
        <w:commentReference w:id="21"/>
      </w:r>
      <w:del w:id="23" w:author="Cosmin Lazarescu" w:date="2026-04-23T12:21:00Z" w16du:dateUtc="2026-04-23T12:21:49Z">
        <w:r>
          <w:delText>asemenea</w:delText>
        </w:r>
      </w:del>
      <w:r>
        <w:t>, scorțișoara a fost studiată și pentru posibilul său rol în reglarea glicemiei, prin creșterea sensibilității la insulină, fără a putea înlocui tratamentul medical.</w:t>
      </w:r>
    </w:p>
    <w:p w14:paraId="6C32BCF0" w14:textId="77777777" w:rsidR="00771FF7" w:rsidRDefault="000D37FF">
      <w:r>
        <w:rPr>
          <w:b/>
          <w:sz w:val="26"/>
        </w:rPr>
        <w:t>Importanța în alimentație</w:t>
      </w:r>
    </w:p>
    <w:p w14:paraId="718741BD" w14:textId="77777777" w:rsidR="00771FF7" w:rsidRDefault="000D37FF">
      <w:pPr>
        <w:spacing w:after="120"/>
        <w:ind w:firstLine="567"/>
        <w:jc w:val="both"/>
      </w:pPr>
      <w:r>
        <w:t>Scorțișoara este folosită pe scară largă în industria alimentară și în gospodărie. Ea este adăugată în produse de patiserie, ceaiuri și băuturi calde, deserturi, cereale și preparate culinare dulci sau sărate. Pe lângă rolul de aromatizant, scorțișoara poate contribui și la conservarea unor alimente datorită activității sale antimicrobiene moderate.</w:t>
      </w:r>
    </w:p>
    <w:p w14:paraId="6CF1E7EB" w14:textId="77777777" w:rsidR="00771FF7" w:rsidRDefault="000D37FF">
      <w:r w:rsidRPr="58739C6B">
        <w:rPr>
          <w:b/>
          <w:bCs/>
          <w:sz w:val="26"/>
          <w:szCs w:val="26"/>
        </w:rPr>
        <w:t xml:space="preserve">Utilizări în </w:t>
      </w:r>
      <w:commentRangeStart w:id="24"/>
      <w:r w:rsidRPr="58739C6B">
        <w:rPr>
          <w:b/>
          <w:bCs/>
          <w:sz w:val="26"/>
          <w:szCs w:val="26"/>
          <w:highlight w:val="yellow"/>
          <w:rPrChange w:id="25" w:author="Eveline Popescu" w:date="2026-04-23T05:19:00Z" w16du:dateUtc="2026-04-23T12:19:00Z">
            <w:rPr>
              <w:b/>
              <w:sz w:val="26"/>
            </w:rPr>
          </w:rPrChange>
        </w:rPr>
        <w:t>medicină</w:t>
      </w:r>
      <w:commentRangeEnd w:id="24"/>
      <w:r w:rsidR="00D14B69" w:rsidRPr="58739C6B">
        <w:rPr>
          <w:rStyle w:val="CommentReference"/>
          <w:b/>
          <w:bCs/>
          <w:sz w:val="26"/>
          <w:szCs w:val="26"/>
        </w:rPr>
        <w:commentReference w:id="24"/>
      </w:r>
      <w:r w:rsidRPr="58739C6B">
        <w:rPr>
          <w:b/>
          <w:bCs/>
          <w:sz w:val="26"/>
          <w:szCs w:val="26"/>
        </w:rPr>
        <w:t xml:space="preserve"> tradițională și fitoterapie</w:t>
      </w:r>
    </w:p>
    <w:p w14:paraId="175B10BE" w14:textId="77777777" w:rsidR="00771FF7" w:rsidRDefault="000D37FF">
      <w:pPr>
        <w:spacing w:after="120"/>
        <w:ind w:firstLine="567"/>
        <w:jc w:val="both"/>
      </w:pPr>
      <w:r>
        <w:t>În medicina tradițională, scorțișoara a fost folosită pentru stimularea digestiei, reducerea balonării, ameliorarea senzației de greață, combaterea răcelilor și îmbunătățirea circulației. În fitoterapie, este utilizată sub formă de ceaiuri, tincturi, extracte sau ulei esențial. Totuși, preparatele concentrate trebuie utilizate cu prudență, deoarece dozele mari pot produce iritații sau reacții adverse.</w:t>
      </w:r>
    </w:p>
    <w:p w14:paraId="1B9E11EE" w14:textId="77777777" w:rsidR="00771FF7" w:rsidRDefault="000D37FF">
      <w:r>
        <w:rPr>
          <w:b/>
          <w:sz w:val="26"/>
        </w:rPr>
        <w:t>Riscuri și contraindicații</w:t>
      </w:r>
    </w:p>
    <w:p w14:paraId="1A22A730" w14:textId="705C4828" w:rsidR="00771FF7" w:rsidRDefault="000D37FF">
      <w:pPr>
        <w:spacing w:after="120"/>
        <w:ind w:firstLine="567"/>
        <w:jc w:val="both"/>
      </w:pPr>
      <w:r>
        <w:t xml:space="preserve">Deși este un produs natural, scorțișoara nu este lipsită de riscuri. Consumul excesiv, mai ales de scorțișoară Cassia, poate duce la aport crescut de cumarină, care poate afecta ficatul în cazul unui consum prelungit și în cantități mari. De asemenea, scorțișoara poate </w:t>
      </w:r>
      <w:commentRangeStart w:id="26"/>
      <w:r w:rsidR="5937A628">
        <w:t>crea</w:t>
      </w:r>
      <w:commentRangeEnd w:id="26"/>
      <w:r w:rsidR="00D14B69">
        <w:rPr>
          <w:rStyle w:val="CommentReference"/>
          <w:sz w:val="24"/>
          <w:szCs w:val="22"/>
        </w:rPr>
        <w:commentReference w:id="26"/>
      </w:r>
      <w:r w:rsidR="5937A628">
        <w:t xml:space="preserve"> </w:t>
      </w:r>
      <w:r>
        <w:t>reacții alergice la persoane sensibile, iar uleiul esențial este iritant dacă este utilizat necorespunzător. Din acest motiv, scorțișoara trebuie consumată moderat, ca parte a unei alimentații echilibrate.</w:t>
      </w:r>
    </w:p>
    <w:p w14:paraId="3E749A1B" w14:textId="77777777" w:rsidR="00771FF7" w:rsidRDefault="000D37FF">
      <w:r>
        <w:rPr>
          <w:b/>
          <w:sz w:val="26"/>
        </w:rPr>
        <w:t>Importanța pentru chimie și biologie</w:t>
      </w:r>
    </w:p>
    <w:p w14:paraId="1A48C418" w14:textId="77777777" w:rsidR="00771FF7" w:rsidRDefault="000D37FF">
      <w:pPr>
        <w:spacing w:after="120"/>
        <w:ind w:firstLine="567"/>
        <w:jc w:val="both"/>
      </w:pPr>
      <w:r>
        <w:t>Pentru un student la chimie-biologie, scorțișoara reprezintă un exemplu util pentru studiul relației dintre compoziția chimică a unei plante și efectele sale biologice. Ea permite abordarea unor noțiuni precum metaboliți secundari vegetali, compuși aromatici, uleiuri volatile, activitate antioxidantă, interacțiunea substanțelor naturale cu microorganismele și efectele fiziologice ale compușilor vegetali.</w:t>
      </w:r>
    </w:p>
    <w:p w14:paraId="74978EBA" w14:textId="77777777" w:rsidR="00771FF7" w:rsidRDefault="000D37FF">
      <w:r>
        <w:rPr>
          <w:b/>
          <w:sz w:val="26"/>
        </w:rPr>
        <w:t>Concluzii</w:t>
      </w:r>
    </w:p>
    <w:p w14:paraId="754B76BE" w14:textId="77777777" w:rsidR="00771FF7" w:rsidRDefault="000D37FF">
      <w:pPr>
        <w:spacing w:after="120"/>
        <w:ind w:firstLine="567"/>
        <w:jc w:val="both"/>
      </w:pPr>
      <w:r>
        <w:t>Scorțișoara este un condiment valoros atât din punct de vedere alimentar, cât și științific. Compoziția sa chimică bogată în cinamaldehidă, eugenol și polifenoli explică proprietățile sale antimicrobiene, antioxidante și antiinflamatoare. În același timp, diferențele dintre scorțișoara de Ceylon și cea de tip Cassia arată importanța cunoașterii compoziției chimice pentru utilizarea corectă și sigură a produselor naturale. Prin studiul scorțișoarei se evidențiază legătura strânsă dintre biologie și chimie, precum și rolul plantelor ca sursă de compuși bioactivi importanți pentru sănătate și industrie.</w:t>
      </w:r>
    </w:p>
    <w:p w14:paraId="6B175CEB" w14:textId="77777777" w:rsidR="00771FF7" w:rsidRDefault="000D37FF">
      <w:r>
        <w:rPr>
          <w:b/>
          <w:sz w:val="26"/>
        </w:rPr>
        <w:t>Bibliografie orientativă</w:t>
      </w:r>
    </w:p>
    <w:p w14:paraId="7A5493FC" w14:textId="77777777" w:rsidR="00771FF7" w:rsidRDefault="000D37FF">
      <w:pPr>
        <w:pStyle w:val="ListNumber"/>
        <w:spacing w:after="60"/>
      </w:pPr>
      <w:r>
        <w:t>Manuale de botanică farmaceutică.</w:t>
      </w:r>
    </w:p>
    <w:p w14:paraId="19BE2B0D" w14:textId="77777777" w:rsidR="00771FF7" w:rsidRDefault="000D37FF">
      <w:pPr>
        <w:pStyle w:val="ListNumber"/>
        <w:spacing w:after="60"/>
      </w:pPr>
      <w:r>
        <w:t>Manuale de biochimie vegetală.</w:t>
      </w:r>
    </w:p>
    <w:p w14:paraId="2F8658FB" w14:textId="77777777" w:rsidR="00771FF7" w:rsidRDefault="000D37FF">
      <w:pPr>
        <w:pStyle w:val="ListNumber"/>
        <w:spacing w:after="60"/>
      </w:pPr>
      <w:r>
        <w:t>Cărți și articole despre plante medicinale și aromatice.</w:t>
      </w:r>
    </w:p>
    <w:p w14:paraId="5010650E" w14:textId="77777777" w:rsidR="00771FF7" w:rsidRDefault="000D37FF">
      <w:pPr>
        <w:pStyle w:val="ListNumber"/>
        <w:spacing w:after="60"/>
      </w:pPr>
      <w:r>
        <w:t>Surse academice privind compoziția chimică a speciilor din genul Cinnamomum.</w:t>
      </w:r>
    </w:p>
    <w:sectPr w:rsidR="00771FF7"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ea Melneciuc" w:date="2026-04-23T15:25:00Z" w:initials="AM">
    <w:p w14:paraId="349222A2" w14:textId="017AB889" w:rsidR="006A687B" w:rsidRDefault="006A687B">
      <w:pPr>
        <w:pStyle w:val="CommentText"/>
      </w:pPr>
      <w:r>
        <w:rPr>
          <w:rStyle w:val="CommentReference"/>
        </w:rPr>
        <w:annotationRef/>
      </w:r>
      <w:r w:rsidRPr="089DC339">
        <w:t>ce este scorțisoara</w:t>
      </w:r>
    </w:p>
  </w:comment>
  <w:comment w:id="7" w:author="Andreea Rigo" w:date="2026-04-23T15:18:00Z" w:initials="AR">
    <w:p w14:paraId="19D66C35" w14:textId="77777777" w:rsidR="00C9134C" w:rsidRDefault="00C9134C" w:rsidP="004B2928">
      <w:pPr>
        <w:pStyle w:val="CommentText"/>
      </w:pPr>
      <w:r>
        <w:rPr>
          <w:rStyle w:val="CommentReference"/>
        </w:rPr>
        <w:annotationRef/>
      </w:r>
      <w:r>
        <w:t>De unde provine scortisoara</w:t>
      </w:r>
    </w:p>
  </w:comment>
  <w:comment w:id="11" w:author="Eveline Popescu" w:date="2026-04-23T15:15:00Z" w:initials="EP">
    <w:p w14:paraId="1715D09D" w14:textId="5FFE7156" w:rsidR="004E77A0" w:rsidRDefault="004E77A0">
      <w:pPr>
        <w:pStyle w:val="CommentText"/>
      </w:pPr>
      <w:r>
        <w:rPr>
          <w:rStyle w:val="CommentReference"/>
        </w:rPr>
        <w:annotationRef/>
      </w:r>
      <w:r w:rsidRPr="13BC944D">
        <w:t>nu se foloseste virgula inainte de conjunctia "si"</w:t>
      </w:r>
    </w:p>
  </w:comment>
  <w:comment w:id="13" w:author="Andreea Rigo" w:date="2026-04-23T15:15:00Z" w:initials="AR">
    <w:p w14:paraId="457502C5" w14:textId="77777777" w:rsidR="00652165" w:rsidRDefault="00652165" w:rsidP="00652165">
      <w:pPr>
        <w:pStyle w:val="CommentText"/>
      </w:pPr>
      <w:r>
        <w:rPr>
          <w:rStyle w:val="CommentReference"/>
        </w:rPr>
        <w:annotationRef/>
      </w:r>
      <w:r>
        <w:t>obtinerea scortisoarei</w:t>
      </w:r>
    </w:p>
  </w:comment>
  <w:comment w:id="16" w:author="Andreea Melneciuc" w:date="2026-04-23T15:24:00Z" w:initials="AM">
    <w:p w14:paraId="67DDB634" w14:textId="57424816" w:rsidR="007B27A3" w:rsidRDefault="007B27A3">
      <w:pPr>
        <w:pStyle w:val="CommentText"/>
      </w:pPr>
      <w:r>
        <w:rPr>
          <w:rStyle w:val="CommentReference"/>
        </w:rPr>
        <w:annotationRef/>
      </w:r>
      <w:r w:rsidRPr="03B9BCB7">
        <w:t>Structura</w:t>
      </w:r>
    </w:p>
  </w:comment>
  <w:comment w:id="21" w:author="Cosmin Lazarescu" w:date="2026-04-23T15:23:00Z" w:initials="CL">
    <w:p w14:paraId="56A75307" w14:textId="44FFF95F" w:rsidR="001717D6" w:rsidRDefault="001717D6">
      <w:pPr>
        <w:pStyle w:val="CommentText"/>
      </w:pPr>
      <w:r>
        <w:rPr>
          <w:rStyle w:val="CommentReference"/>
        </w:rPr>
        <w:annotationRef/>
      </w:r>
      <w:r w:rsidRPr="70FE5D47">
        <w:t>am folosit " de altfel" în loc de "de asemenea"</w:t>
      </w:r>
    </w:p>
  </w:comment>
  <w:comment w:id="24" w:author="Eveline Popescu" w:date="2026-04-23T15:19:00Z" w:initials="EP">
    <w:p w14:paraId="12E14D91" w14:textId="4B75895D" w:rsidR="00835BB1" w:rsidRDefault="00835BB1">
      <w:pPr>
        <w:pStyle w:val="CommentText"/>
      </w:pPr>
      <w:r>
        <w:rPr>
          <w:rStyle w:val="CommentReference"/>
        </w:rPr>
        <w:annotationRef/>
      </w:r>
      <w:r w:rsidRPr="4A0844EE">
        <w:t>medicina - cuvantul ar trebui articulat cu articol hotarat</w:t>
      </w:r>
    </w:p>
  </w:comment>
  <w:comment w:id="26" w:author="Utilizator invitat" w:date="2026-04-23T15:20:00Z" w:initials="Ui">
    <w:p w14:paraId="6944C18D" w14:textId="62780460" w:rsidR="0034219D" w:rsidRDefault="0034219D">
      <w:pPr>
        <w:pStyle w:val="CommentText"/>
      </w:pPr>
      <w:r>
        <w:rPr>
          <w:rStyle w:val="CommentReference"/>
        </w:rPr>
        <w:annotationRef/>
      </w:r>
      <w:r w:rsidRPr="35EF5561">
        <w:t>am folosit ”a crea” în loc de ”a produce”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9222A2" w15:done="0"/>
  <w15:commentEx w15:paraId="19D66C35" w15:done="0"/>
  <w15:commentEx w15:paraId="1715D09D" w15:done="0"/>
  <w15:commentEx w15:paraId="457502C5" w15:done="0"/>
  <w15:commentEx w15:paraId="67DDB634" w15:done="0"/>
  <w15:commentEx w15:paraId="56A75307" w15:done="0"/>
  <w15:commentEx w15:paraId="12E14D91" w15:done="0"/>
  <w15:commentEx w15:paraId="6944C1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2917B" w16cex:dateUtc="2026-04-23T12:25:00Z"/>
  <w16cex:commentExtensible w16cex:durableId="5F70F15D" w16cex:dateUtc="2026-04-23T12:18:00Z"/>
  <w16cex:commentExtensible w16cex:durableId="2E07FFEE" w16cex:dateUtc="2026-04-23T12:15:00Z"/>
  <w16cex:commentExtensible w16cex:durableId="1B1A8C8B" w16cex:dateUtc="2026-04-23T12:15:00Z"/>
  <w16cex:commentExtensible w16cex:durableId="38F74AD8" w16cex:dateUtc="2026-04-23T12:24:00Z"/>
  <w16cex:commentExtensible w16cex:durableId="5A580FD3" w16cex:dateUtc="2026-04-23T12:23:00Z"/>
  <w16cex:commentExtensible w16cex:durableId="6F689D4B" w16cex:dateUtc="2026-04-23T12:19:00Z"/>
  <w16cex:commentExtensible w16cex:durableId="1FF5FBF5" w16cex:dateUtc="2026-04-23T1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9222A2" w16cid:durableId="47C2917B"/>
  <w16cid:commentId w16cid:paraId="19D66C35" w16cid:durableId="5F70F15D"/>
  <w16cid:commentId w16cid:paraId="1715D09D" w16cid:durableId="2E07FFEE"/>
  <w16cid:commentId w16cid:paraId="457502C5" w16cid:durableId="1B1A8C8B"/>
  <w16cid:commentId w16cid:paraId="67DDB634" w16cid:durableId="38F74AD8"/>
  <w16cid:commentId w16cid:paraId="56A75307" w16cid:durableId="5A580FD3"/>
  <w16cid:commentId w16cid:paraId="12E14D91" w16cid:durableId="6F689D4B"/>
  <w16cid:commentId w16cid:paraId="6944C18D" w16cid:durableId="1FF5FBF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564081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210DD6"/>
    <w:multiLevelType w:val="hybridMultilevel"/>
    <w:tmpl w:val="FFFFFFFF"/>
    <w:lvl w:ilvl="0" w:tplc="1EB0C574">
      <w:start w:val="1"/>
      <w:numFmt w:val="decimal"/>
      <w:lvlText w:val="%1."/>
      <w:lvlJc w:val="left"/>
      <w:pPr>
        <w:ind w:left="360" w:hanging="360"/>
      </w:pPr>
    </w:lvl>
    <w:lvl w:ilvl="1" w:tplc="7E32B59E">
      <w:start w:val="1"/>
      <w:numFmt w:val="lowerLetter"/>
      <w:lvlText w:val="%2."/>
      <w:lvlJc w:val="left"/>
      <w:pPr>
        <w:ind w:left="1440" w:hanging="360"/>
      </w:pPr>
    </w:lvl>
    <w:lvl w:ilvl="2" w:tplc="255A3CF2">
      <w:start w:val="1"/>
      <w:numFmt w:val="lowerRoman"/>
      <w:lvlText w:val="%3."/>
      <w:lvlJc w:val="right"/>
      <w:pPr>
        <w:ind w:left="2160" w:hanging="180"/>
      </w:pPr>
    </w:lvl>
    <w:lvl w:ilvl="3" w:tplc="85CA154E">
      <w:start w:val="1"/>
      <w:numFmt w:val="decimal"/>
      <w:lvlText w:val="%4."/>
      <w:lvlJc w:val="left"/>
      <w:pPr>
        <w:ind w:left="2880" w:hanging="360"/>
      </w:pPr>
    </w:lvl>
    <w:lvl w:ilvl="4" w:tplc="D7FA2B8E">
      <w:start w:val="1"/>
      <w:numFmt w:val="lowerLetter"/>
      <w:lvlText w:val="%5."/>
      <w:lvlJc w:val="left"/>
      <w:pPr>
        <w:ind w:left="3600" w:hanging="360"/>
      </w:pPr>
    </w:lvl>
    <w:lvl w:ilvl="5" w:tplc="2CDC6D9C">
      <w:start w:val="1"/>
      <w:numFmt w:val="lowerRoman"/>
      <w:lvlText w:val="%6."/>
      <w:lvlJc w:val="right"/>
      <w:pPr>
        <w:ind w:left="4320" w:hanging="180"/>
      </w:pPr>
    </w:lvl>
    <w:lvl w:ilvl="6" w:tplc="7EF4BC64">
      <w:start w:val="1"/>
      <w:numFmt w:val="decimal"/>
      <w:lvlText w:val="%7."/>
      <w:lvlJc w:val="left"/>
      <w:pPr>
        <w:ind w:left="5040" w:hanging="360"/>
      </w:pPr>
    </w:lvl>
    <w:lvl w:ilvl="7" w:tplc="D12870C2">
      <w:start w:val="1"/>
      <w:numFmt w:val="lowerLetter"/>
      <w:lvlText w:val="%8."/>
      <w:lvlJc w:val="left"/>
      <w:pPr>
        <w:ind w:left="5760" w:hanging="360"/>
      </w:pPr>
    </w:lvl>
    <w:lvl w:ilvl="8" w:tplc="205A8974">
      <w:start w:val="1"/>
      <w:numFmt w:val="lowerRoman"/>
      <w:lvlText w:val="%9."/>
      <w:lvlJc w:val="right"/>
      <w:pPr>
        <w:ind w:left="6480" w:hanging="180"/>
      </w:pPr>
    </w:lvl>
  </w:abstractNum>
  <w:num w:numId="1" w16cid:durableId="1204295365">
    <w:abstractNumId w:val="5"/>
  </w:num>
  <w:num w:numId="2" w16cid:durableId="1205946126">
    <w:abstractNumId w:val="6"/>
  </w:num>
  <w:num w:numId="3" w16cid:durableId="1259827028">
    <w:abstractNumId w:val="0"/>
  </w:num>
  <w:num w:numId="4" w16cid:durableId="128011506">
    <w:abstractNumId w:val="7"/>
  </w:num>
  <w:num w:numId="5" w16cid:durableId="158354411">
    <w:abstractNumId w:val="8"/>
  </w:num>
  <w:num w:numId="6" w16cid:durableId="1890069085">
    <w:abstractNumId w:val="3"/>
  </w:num>
  <w:num w:numId="7" w16cid:durableId="2058359066">
    <w:abstractNumId w:val="7"/>
  </w:num>
  <w:num w:numId="8" w16cid:durableId="411662527">
    <w:abstractNumId w:val="9"/>
  </w:num>
  <w:num w:numId="9" w16cid:durableId="495533599">
    <w:abstractNumId w:val="1"/>
  </w:num>
  <w:num w:numId="10" w16cid:durableId="675040312">
    <w:abstractNumId w:val="7"/>
  </w:num>
  <w:num w:numId="11" w16cid:durableId="777682728">
    <w:abstractNumId w:val="2"/>
  </w:num>
  <w:num w:numId="12" w16cid:durableId="99912156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ea Melneciuc">
    <w15:presenceInfo w15:providerId="AD" w15:userId="S::andreea.melneciuc05@e-uvt.ro::01133d04-e833-43a0-8ab0-fba95207e55b"/>
  </w15:person>
  <w15:person w15:author="Cosmin Lazarescu">
    <w15:presenceInfo w15:providerId="AD" w15:userId="S::cosmin.lazarescu02@e-uvt.ro::baacf762-080e-4cf7-b0b7-ce747311abda"/>
  </w15:person>
  <w15:person w15:author="Andreea Rigo">
    <w15:presenceInfo w15:providerId="AD" w15:userId="S::andreea.rigo07@e-uvt.ro::3455efcc-c6cc-4626-af77-b37bba33f695"/>
  </w15:person>
  <w15:person w15:author="Eveline Popescu">
    <w15:presenceInfo w15:providerId="AD" w15:userId="S::eveline.popescu02@e-uvt.ro::e07b0eef-b782-459b-b2d7-f4b10f350a26"/>
  </w15:person>
  <w15:person w15:author="Utilizator invitat">
    <w15:presenceInfo w15:providerId="AD" w15:userId="S::urn:spo:tenantanon#90bc7298-1c17-48c6-830b-e88b375f21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FA"/>
    <w:rsid w:val="0001668C"/>
    <w:rsid w:val="0002277F"/>
    <w:rsid w:val="00034616"/>
    <w:rsid w:val="0004613F"/>
    <w:rsid w:val="00046744"/>
    <w:rsid w:val="00051D21"/>
    <w:rsid w:val="0006063C"/>
    <w:rsid w:val="00087A8A"/>
    <w:rsid w:val="000907CF"/>
    <w:rsid w:val="000D37FF"/>
    <w:rsid w:val="000D7F94"/>
    <w:rsid w:val="000E10DB"/>
    <w:rsid w:val="001354FA"/>
    <w:rsid w:val="0015074B"/>
    <w:rsid w:val="001717D6"/>
    <w:rsid w:val="00182306"/>
    <w:rsid w:val="0019594A"/>
    <w:rsid w:val="001C5C0B"/>
    <w:rsid w:val="001D0DED"/>
    <w:rsid w:val="0020598A"/>
    <w:rsid w:val="002251EC"/>
    <w:rsid w:val="00225754"/>
    <w:rsid w:val="002451D0"/>
    <w:rsid w:val="002637EE"/>
    <w:rsid w:val="00264E57"/>
    <w:rsid w:val="0029639D"/>
    <w:rsid w:val="002B0A5D"/>
    <w:rsid w:val="002F1928"/>
    <w:rsid w:val="0030666B"/>
    <w:rsid w:val="00326F90"/>
    <w:rsid w:val="0034219D"/>
    <w:rsid w:val="00342548"/>
    <w:rsid w:val="003473E3"/>
    <w:rsid w:val="00365631"/>
    <w:rsid w:val="003B31E2"/>
    <w:rsid w:val="003C3894"/>
    <w:rsid w:val="003E3EF4"/>
    <w:rsid w:val="00412CE7"/>
    <w:rsid w:val="004177CC"/>
    <w:rsid w:val="00430433"/>
    <w:rsid w:val="0046763E"/>
    <w:rsid w:val="00473F32"/>
    <w:rsid w:val="004831AD"/>
    <w:rsid w:val="00493B76"/>
    <w:rsid w:val="004A1193"/>
    <w:rsid w:val="004A1FEA"/>
    <w:rsid w:val="004B2928"/>
    <w:rsid w:val="004C375B"/>
    <w:rsid w:val="004E77A0"/>
    <w:rsid w:val="0052521F"/>
    <w:rsid w:val="00544CA6"/>
    <w:rsid w:val="005567D6"/>
    <w:rsid w:val="00580729"/>
    <w:rsid w:val="005A0C7E"/>
    <w:rsid w:val="005A1177"/>
    <w:rsid w:val="005B2D29"/>
    <w:rsid w:val="00631E7A"/>
    <w:rsid w:val="00635589"/>
    <w:rsid w:val="00652165"/>
    <w:rsid w:val="00665DF0"/>
    <w:rsid w:val="00677C47"/>
    <w:rsid w:val="006846C3"/>
    <w:rsid w:val="006A687B"/>
    <w:rsid w:val="006B7FFE"/>
    <w:rsid w:val="00701BBE"/>
    <w:rsid w:val="00744231"/>
    <w:rsid w:val="0076762D"/>
    <w:rsid w:val="00771FF7"/>
    <w:rsid w:val="00777751"/>
    <w:rsid w:val="007B27A3"/>
    <w:rsid w:val="007C256A"/>
    <w:rsid w:val="007D334E"/>
    <w:rsid w:val="00817117"/>
    <w:rsid w:val="00835BB1"/>
    <w:rsid w:val="008568B4"/>
    <w:rsid w:val="008811B2"/>
    <w:rsid w:val="008A2E26"/>
    <w:rsid w:val="008C76B7"/>
    <w:rsid w:val="009119EC"/>
    <w:rsid w:val="00916F94"/>
    <w:rsid w:val="009206D3"/>
    <w:rsid w:val="009540FE"/>
    <w:rsid w:val="009F12C0"/>
    <w:rsid w:val="00A330C7"/>
    <w:rsid w:val="00A44378"/>
    <w:rsid w:val="00A62918"/>
    <w:rsid w:val="00A9604B"/>
    <w:rsid w:val="00AA1D8D"/>
    <w:rsid w:val="00AA2F91"/>
    <w:rsid w:val="00AF1739"/>
    <w:rsid w:val="00AF7AEF"/>
    <w:rsid w:val="00B05938"/>
    <w:rsid w:val="00B0721D"/>
    <w:rsid w:val="00B24F1A"/>
    <w:rsid w:val="00B47730"/>
    <w:rsid w:val="00B77B74"/>
    <w:rsid w:val="00B94D78"/>
    <w:rsid w:val="00BB3B38"/>
    <w:rsid w:val="00BD61A8"/>
    <w:rsid w:val="00BE53DC"/>
    <w:rsid w:val="00C26D34"/>
    <w:rsid w:val="00C30760"/>
    <w:rsid w:val="00C5008E"/>
    <w:rsid w:val="00C52FC3"/>
    <w:rsid w:val="00C57726"/>
    <w:rsid w:val="00C95DD9"/>
    <w:rsid w:val="00CB0664"/>
    <w:rsid w:val="00CF126E"/>
    <w:rsid w:val="00CF1479"/>
    <w:rsid w:val="00D14B69"/>
    <w:rsid w:val="00D43FEC"/>
    <w:rsid w:val="00D452F6"/>
    <w:rsid w:val="00D83C71"/>
    <w:rsid w:val="00DA1EE9"/>
    <w:rsid w:val="00E37381"/>
    <w:rsid w:val="00E608EB"/>
    <w:rsid w:val="00E711E8"/>
    <w:rsid w:val="00ED3807"/>
    <w:rsid w:val="00ED4623"/>
    <w:rsid w:val="00EE2EF9"/>
    <w:rsid w:val="00F2181D"/>
    <w:rsid w:val="00F40935"/>
    <w:rsid w:val="00F6112F"/>
    <w:rsid w:val="00F86DDF"/>
    <w:rsid w:val="00FA34B4"/>
    <w:rsid w:val="00FA4481"/>
    <w:rsid w:val="00FC2072"/>
    <w:rsid w:val="00FC693F"/>
    <w:rsid w:val="020802F2"/>
    <w:rsid w:val="0712F1B4"/>
    <w:rsid w:val="0D29C8B3"/>
    <w:rsid w:val="15FFE572"/>
    <w:rsid w:val="17FF52FD"/>
    <w:rsid w:val="19D85E3A"/>
    <w:rsid w:val="1A000F8F"/>
    <w:rsid w:val="1B1DA713"/>
    <w:rsid w:val="1FE54BE2"/>
    <w:rsid w:val="1FEB9AD8"/>
    <w:rsid w:val="208FEA1F"/>
    <w:rsid w:val="22E31FA2"/>
    <w:rsid w:val="23D479E8"/>
    <w:rsid w:val="2605C729"/>
    <w:rsid w:val="29A7D6DA"/>
    <w:rsid w:val="2BD5263C"/>
    <w:rsid w:val="2C4EBA2A"/>
    <w:rsid w:val="2CD166A7"/>
    <w:rsid w:val="2DC3F4D8"/>
    <w:rsid w:val="30960B73"/>
    <w:rsid w:val="35DC4583"/>
    <w:rsid w:val="370E961D"/>
    <w:rsid w:val="376374A8"/>
    <w:rsid w:val="37640405"/>
    <w:rsid w:val="3B39094D"/>
    <w:rsid w:val="3D19B2D3"/>
    <w:rsid w:val="4006D0C6"/>
    <w:rsid w:val="429C5FEF"/>
    <w:rsid w:val="4427C919"/>
    <w:rsid w:val="44640F9F"/>
    <w:rsid w:val="4794830D"/>
    <w:rsid w:val="4BED4066"/>
    <w:rsid w:val="4D206C92"/>
    <w:rsid w:val="4E8AB3DE"/>
    <w:rsid w:val="54F91DBD"/>
    <w:rsid w:val="55488603"/>
    <w:rsid w:val="58739C6B"/>
    <w:rsid w:val="5937A628"/>
    <w:rsid w:val="5FC1C5C2"/>
    <w:rsid w:val="60E89C51"/>
    <w:rsid w:val="621E4A65"/>
    <w:rsid w:val="6846C90E"/>
    <w:rsid w:val="7272AF53"/>
    <w:rsid w:val="753581B6"/>
    <w:rsid w:val="753F93A2"/>
    <w:rsid w:val="7854CDE5"/>
    <w:rsid w:val="7936690D"/>
    <w:rsid w:val="79E78D65"/>
    <w:rsid w:val="7A35244B"/>
    <w:rsid w:val="7AF579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AB39C66"/>
  <w14:defaultImageDpi w14:val="300"/>
  <w15:docId w15:val="{DD1B3CC2-7F72-4217-91D6-A42F0EBF9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A0C7E"/>
    <w:rPr>
      <w:sz w:val="16"/>
      <w:szCs w:val="16"/>
    </w:rPr>
  </w:style>
  <w:style w:type="paragraph" w:styleId="CommentText">
    <w:name w:val="annotation text"/>
    <w:basedOn w:val="Normal"/>
    <w:link w:val="CommentTextChar"/>
    <w:uiPriority w:val="99"/>
    <w:unhideWhenUsed/>
    <w:rsid w:val="005A0C7E"/>
    <w:pPr>
      <w:spacing w:line="240" w:lineRule="auto"/>
    </w:pPr>
    <w:rPr>
      <w:sz w:val="20"/>
      <w:szCs w:val="20"/>
    </w:rPr>
  </w:style>
  <w:style w:type="character" w:customStyle="1" w:styleId="CommentTextChar">
    <w:name w:val="Comment Text Char"/>
    <w:basedOn w:val="DefaultParagraphFont"/>
    <w:link w:val="CommentText"/>
    <w:uiPriority w:val="99"/>
    <w:rsid w:val="005A0C7E"/>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A0C7E"/>
    <w:rPr>
      <w:b/>
      <w:bCs/>
    </w:rPr>
  </w:style>
  <w:style w:type="character" w:customStyle="1" w:styleId="CommentSubjectChar">
    <w:name w:val="Comment Subject Char"/>
    <w:basedOn w:val="CommentTextChar"/>
    <w:link w:val="CommentSubject"/>
    <w:uiPriority w:val="99"/>
    <w:semiHidden/>
    <w:rsid w:val="005A0C7E"/>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Referat Scorțișoara</dc:title>
  <dc:subject/>
  <dc:creator>OpenAI</dc:creator>
  <cp:keywords/>
  <dc:description>generated by python-docx</dc:description>
  <cp:lastModifiedBy>Andreea Rigo</cp:lastModifiedBy>
  <cp:revision>2</cp:revision>
  <dcterms:created xsi:type="dcterms:W3CDTF">2026-04-23T12:09:00Z</dcterms:created>
  <dcterms:modified xsi:type="dcterms:W3CDTF">2026-04-23T12:25:00Z</dcterms:modified>
  <cp:category/>
</cp:coreProperties>
</file>